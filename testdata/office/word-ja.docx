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numPr>
          <w:ilvl w:val="0"/>
          <w:numId w:val="0"/>
        </w:numPr>
        <w:bidi w:val="0"/>
        <w:spacing w:before="240" w:after="120"/>
        <w:rPr/>
      </w:pPr>
      <w:r>
        <w:rPr/>
        <w:t xml:space="preserve">Word </w:t>
      </w:r>
      <w:r>
        <w:rPr/>
        <w:t>読み込みサンプル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left"/>
            <w:rPr/>
          </w:pPr>
          <w:r>
            <w:rPr/>
            <w:t>目次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bidi w:val="0"/>
            <w:jc w:val="lef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49_4033363775" w:tooltip="はじめに">
            <w:r>
              <w:rPr>
                <w:rStyle w:val="IndexLink"/>
              </w:rPr>
              <w:t>はじめに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bidi w:val="0"/>
            <w:jc w:val="left"/>
            <w:rPr/>
          </w:pPr>
          <w:hyperlink w:anchor="__RefHeading___Toc51_4033363775" w:tooltip="リスト">
            <w:r>
              <w:rPr>
                <w:rStyle w:val="IndexLink"/>
              </w:rPr>
              <w:t>リスト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bidi w:val="0"/>
            <w:jc w:val="left"/>
            <w:rPr/>
          </w:pPr>
          <w:hyperlink w:anchor="__RefHeading___Toc53_4033363775" w:tooltip="箇条書きと番号">
            <w:r>
              <w:rPr>
                <w:rStyle w:val="IndexLink"/>
              </w:rPr>
              <w:t>箇条書きと番号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bidi w:val="0"/>
            <w:jc w:val="left"/>
            <w:rPr/>
          </w:pPr>
          <w:hyperlink w:anchor="__RefHeading___Toc55_4033363775" w:tooltip="図と脚注">
            <w:r>
              <w:rPr>
                <w:rStyle w:val="IndexLink"/>
              </w:rPr>
              <w:t>図と脚注</w:t>
            </w:r>
            <w:r>
              <w:rPr>
                <w:rStyle w:val="IndexLink"/>
              </w:rPr>
              <w:tab/>
              <w:t>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numPr>
          <w:ilvl w:val="0"/>
          <w:numId w:val="0"/>
        </w:numPr>
        <w:bidi w:val="0"/>
        <w:jc w:val="left"/>
        <w:rPr/>
      </w:pPr>
      <w:bookmarkStart w:id="0" w:name="_toc43"/>
      <w:bookmarkStart w:id="1" w:name="__RefHeading___Toc49_4033363775"/>
      <w:bookmarkEnd w:id="0"/>
      <w:bookmarkEnd w:id="1"/>
      <w:r>
        <w:rPr/>
        <w:t>はじめに</w:t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ふつうの文、</w:t>
      </w:r>
      <w:r>
        <w:rPr>
          <w:b/>
        </w:rPr>
        <w:t>太字</w:t>
      </w:r>
      <w:r>
        <w:rPr/>
        <w:t xml:space="preserve"> </w:t>
      </w:r>
      <w:r>
        <w:rPr>
          <w:i/>
        </w:rPr>
        <w:t>斜体</w:t>
      </w:r>
      <w:r>
        <w:rPr/>
        <w:t xml:space="preserve"> </w:t>
      </w:r>
      <w:r>
        <w:rPr>
          <w:strike/>
        </w:rPr>
        <w:t>取り消し線</w:t>
      </w:r>
      <w:r>
        <w:rPr/>
        <w:t xml:space="preserve"> </w:t>
      </w:r>
      <w:r>
        <w:rPr>
          <w:b/>
          <w:i/>
        </w:rPr>
        <w:t>太字の斜体</w:t>
      </w:r>
      <w:r>
        <w:rPr>
          <w:u w:val="single"/>
        </w:rPr>
        <w:t xml:space="preserve"> と下線</w:t>
      </w:r>
      <w:r>
        <w:rPr/>
        <w:t>。記号そのまま</w:t>
      </w:r>
      <w:r>
        <w:rPr/>
        <w:t xml:space="preserve">: *star* _under_ [x] &lt;tag&gt; $5 | `tick` # 1. ~~tilde~~ &amp; </w:t>
      </w:r>
      <w:r>
        <w:rPr>
          <w:b/>
        </w:rPr>
        <w:t>。完了。</w:t>
      </w:r>
      <w:r>
        <w:rPr/>
        <w:t>次</w:t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一行目</w:t>
      </w:r>
      <w:r>
        <w:rPr/>
        <w:br/>
      </w:r>
      <w:r>
        <w:rPr/>
        <w:t>改行のあと</w:t>
      </w:r>
    </w:p>
    <w:p>
      <w:pPr>
        <w:pStyle w:val="Heading2"/>
        <w:numPr>
          <w:ilvl w:val="0"/>
          <w:numId w:val="0"/>
        </w:numPr>
        <w:bidi w:val="0"/>
        <w:jc w:val="left"/>
        <w:rPr/>
      </w:pPr>
      <w:bookmarkStart w:id="2" w:name="__RefHeading___Toc51_4033363775"/>
      <w:bookmarkEnd w:id="2"/>
      <w:r>
        <w:rPr/>
        <w:t>リスト</w:t>
      </w:r>
    </w:p>
    <w:p>
      <w:pPr>
        <w:pStyle w:val="Heading3"/>
        <w:numPr>
          <w:ilvl w:val="0"/>
          <w:numId w:val="0"/>
        </w:numPr>
        <w:bidi w:val="0"/>
        <w:jc w:val="left"/>
        <w:rPr/>
      </w:pPr>
      <w:bookmarkStart w:id="3" w:name="__RefHeading___Toc53_4033363775"/>
      <w:bookmarkEnd w:id="3"/>
      <w:r>
        <w:rPr/>
        <w:t>箇条書きと番号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/>
        <w:t>箇条書き一</w:t>
      </w:r>
    </w:p>
    <w:p>
      <w:pPr>
        <w:pStyle w:val="Normal"/>
        <w:numPr>
          <w:ilvl w:val="1"/>
          <w:numId w:val="8"/>
        </w:numPr>
        <w:bidi w:val="0"/>
        <w:jc w:val="left"/>
        <w:rPr/>
      </w:pPr>
      <w:r>
        <w:rPr/>
        <w:t>入れ子の箇条書き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/>
        <w:t>箇条書き二</w:t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番号つき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最初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次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次の下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三番目</w:t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英字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alpha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beta</w:t>
      </w:r>
    </w:p>
    <w:p>
      <w:pPr>
        <w:pStyle w:val="Normal"/>
        <w:numPr>
          <w:ilvl w:val="1"/>
          <w:numId w:val="3"/>
        </w:numPr>
        <w:bidi w:val="0"/>
        <w:jc w:val="left"/>
        <w:rPr/>
      </w:pPr>
      <w:r>
        <w:rPr/>
        <w:t>beta one</w:t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ローマ数字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one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two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/>
        <w:t>two a</w:t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日本語の番号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あ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い</w:t>
      </w:r>
    </w:p>
    <w:p>
      <w:pPr>
        <w:pStyle w:val="Normal"/>
        <w:numPr>
          <w:ilvl w:val="1"/>
          <w:numId w:val="5"/>
        </w:numPr>
        <w:bidi w:val="0"/>
        <w:jc w:val="left"/>
        <w:rPr/>
      </w:pPr>
      <w:r>
        <w:rPr/>
        <w:t>いろは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う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丸数字一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丸数字二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条文一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条文二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名前</w:t>
            </w:r>
          </w:p>
        </w:tc>
        <w:tc>
          <w:tcPr>
            <w:tcW w:w="6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二列にまたがる見出し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二行目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a|b *x*</w:t>
            </w:r>
          </w:p>
        </w:tc>
      </w:tr>
      <w:tr>
        <w:trPr/>
        <w:tc>
          <w:tcPr>
            <w:tcW w:w="332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縦に結合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二行</w:t>
            </w:r>
            <w:r>
              <w:rPr/>
              <w:br/>
            </w:r>
            <w:r>
              <w:rPr/>
              <w:t>の文字</w:t>
            </w:r>
          </w:p>
        </w:tc>
      </w:tr>
      <w:tr>
        <w:trPr/>
        <w:tc>
          <w:tcPr>
            <w:tcW w:w="332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Heading2"/>
        <w:numPr>
          <w:ilvl w:val="0"/>
          <w:numId w:val="0"/>
        </w:numPr>
        <w:bidi w:val="0"/>
        <w:jc w:val="left"/>
        <w:rPr/>
      </w:pPr>
      <w:bookmarkStart w:id="4" w:name="__RefHeading___Toc55_4033363775"/>
      <w:bookmarkEnd w:id="4"/>
      <w:r>
        <w:rPr/>
        <w:t>図と脚注</w:t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drawing>
          <wp:inline distT="0" distB="0" distL="0" distR="0">
            <wp:extent cx="1440180" cy="720090"/>
            <wp:effectExtent l="0" t="0" r="0" b="0"/>
            <wp:docPr id="1" name="Image1" descr="グラデーション&#10;小さなグラデーションの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グラデーション&#10;小さなグラデーションの図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脚注つきの文</w:t>
      </w:r>
      <w:r>
        <w:rPr>
          <w:rStyle w:val="FootnoteReference"/>
        </w:rPr>
        <w:footnoteReference w:id="2"/>
      </w:r>
      <w:r>
        <w:rPr/>
        <w:t>と文末脚注</w:t>
      </w:r>
      <w:r>
        <w:rPr>
          <w:rStyle w:val="EndnoteReference"/>
        </w:rPr>
        <w:endnoteReference w:id="2"/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外部リンク</w:t>
      </w:r>
      <w:r>
        <w:rPr/>
        <w:t xml:space="preserve">: </w:t>
      </w:r>
      <w:hyperlink r:id="rId3">
        <w:r>
          <w:rPr>
            <w:rStyle w:val="Hyperlink"/>
          </w:rPr>
          <w:t>例のサイト</w:t>
        </w:r>
      </w:hyperlink>
      <w:r>
        <w:rPr/>
        <w:t xml:space="preserve"> 見出しへのリンク</w:t>
      </w:r>
      <w:r>
        <w:rPr/>
        <w:t xml:space="preserve">: </w:t>
      </w:r>
      <w:hyperlink w:anchor="_toc43">
        <w:r>
          <w:rPr>
            <w:rStyle w:val="Hyperlink"/>
          </w:rPr>
          <w:t>はじめにへ</w:t>
        </w:r>
      </w:hyperlink>
      <w:r>
        <w:rPr/>
        <w:t xml:space="preserve"> 終わり</w:t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残る文。</w:t>
      </w:r>
      <w:del w:id="0" w:author="Unknown Author" w:date="2026-10-06T12:30:14Z">
        <w:r>
          <w:rPr/>
          <w:delText>この文は削除されます。</w:delText>
        </w:r>
      </w:del>
      <w:ins w:id="1" w:author="Unknown Author" w:date="2026-10-06T12:30:14Z">
        <w:r>
          <w:rPr/>
          <w:t>この文は挿入されます。</w:t>
        </w:r>
      </w:ins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コメントつきの文</w:t>
      </w:r>
      <w:r>
        <w:rPr/>
        <w:commentReference w:id="0"/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数式</w:t>
      </w:r>
      <w:r>
        <w:rPr/>
        <w:t xml:space="preserve">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m</m:t>
        </m:r>
        <m:sSup>
          <m:e>
            <m:r>
              <w:rPr>
                <w:rFonts w:ascii="Cambria Math" w:hAnsi="Cambria Math"/>
              </w:rPr>
              <m:t xml:space="preserve">c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</w:t>
      </w:r>
      <w:r>
        <w:rPr/>
        <w:t xml:space="preserve">分数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b</m:t>
            </m:r>
          </m:num>
          <m:den>
            <m:r>
              <w:rPr>
                <w:rFonts w:ascii="Cambria Math" w:hAnsi="Cambria Math"/>
              </w:rPr>
              <m:t xml:space="preserve">c</m:t>
            </m:r>
          </m:den>
        </m:f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b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hAnsi="Cambria Math"/>
              </w:rPr>
              <m:t xml:space="preserve">+</m:t>
            </m:r>
            <m:sSub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</m:e>
        </m:rad>
      </m:oMath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テキストボックスを持つ段落。</w:t>
      </w:r>
      <w:r>
        <mc:AlternateContent>
          <mc:Choice Requires="wps">
            <w:drawing>
              <wp:anchor distT="72390" distB="72390" distL="72390" distR="72390" simplePos="0" relativeHeight="5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2160270" cy="56959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270" cy="569595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  <w:t>枠の中の文字</w:t>
                            </w:r>
                            <w:r>
                              <w:rPr/>
                              <w:t>(TEXTBOX-TEXT)</w:t>
                            </w:r>
                          </w:p>
                        </w:txbxContent>
                      </wps:txbx>
                      <wps:bodyPr anchor="t" lIns="53975" tIns="53975" rIns="53975" bIns="5397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170.1pt;height:44.85pt;mso-wrap-distance-left:5.7pt;mso-wrap-distance-right:5.7pt;mso-wrap-distance-top:5.7pt;mso-wrap-distance-bottom:5.7pt;margin-top:5.7pt;mso-position-vertical:top;mso-position-vertical-relative:text;margin-left:164.25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jc w:val="left"/>
                        <w:rPr/>
                      </w:pPr>
                      <w:r>
                        <w:rPr/>
                        <w:t>枠の中の文字</w:t>
                      </w:r>
                      <w:r>
                        <w:rPr/>
                        <w:t>(TEXTBOX-TEXT)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PreformattedText"/>
        <w:numPr>
          <w:ilvl w:val="0"/>
          <w:numId w:val="0"/>
        </w:numPr>
        <w:bidi w:val="0"/>
        <w:jc w:val="left"/>
        <w:rPr/>
      </w:pPr>
      <w:r>
        <w:rPr/>
        <w:t>def f(x):</w:t>
        <w:br/>
        <w:t xml:space="preserve">    return x * 2</w:t>
      </w:r>
      <w:r>
        <w:br w:type="page"/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改ページのあとの段落</w:t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</w:r>
    </w:p>
    <w:sectPr>
      <w:headerReference w:type="default" r:id="rId4"/>
      <w:footerReference w:type="default" r:id="rId5"/>
      <w:footnotePr>
        <w:numFmt w:val="decimal"/>
      </w:footnotePr>
      <w:endnotePr>
        <w:numFmt w:val="lowerRoman"/>
      </w:endnotePr>
      <w:type w:val="nextPage"/>
      <w:pgSz w:w="12240" w:h="15840"/>
      <w:pgMar w:left="1134" w:right="1134" w:gutter="0" w:header="1134" w:top="1583" w:footer="1134" w:bottom="1583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Tester" w:initials="">
    <w:p>
      <w:r>
        <w:annotationRef/>
      </w:r>
      <w:r>
        <w:t>秘密のコメント本文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left="340"/>
        <w:jc w:val="left"/>
        <w:rPr/>
      </w:pPr>
      <w:r>
        <w:rPr>
          <w:rStyle w:val="EndnoteCharacters"/>
        </w:rPr>
        <w:endnoteRef/>
      </w:r>
      <w:r>
        <w:rPr/>
        <w:tab/>
        <w:t>文末脚注の本文。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left"/>
      <w:rPr/>
    </w:pPr>
    <w:r>
      <w:rPr/>
      <w:t>フッター文字</w:t>
    </w:r>
    <w:r>
      <w:rPr/>
      <w:t>(RUNNING-FOOTER)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脚注の本文</w:t>
      </w:r>
      <w:r>
        <w:rPr/>
        <w:t xml:space="preserve">(*star* </w:t>
      </w:r>
      <w:r>
        <w:rPr/>
        <w:t>を含む</w:t>
      </w:r>
      <w:r>
        <w:rPr/>
        <w:t>)</w:t>
      </w:r>
      <w:r>
        <w:rPr/>
        <w:t>。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w:t>ヘッダー文字</w:t>
    </w:r>
    <w:r>
      <w:rPr/>
      <w:t>(RUNNING-HEADER)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aiueoFullWidth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iroha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EnclosedCircle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taiwaneseCountingThousand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游明朝体" w:cs="Arial Unicode MS"/>
        <w:kern w:val="2"/>
        <w:sz w:val="24"/>
        <w:szCs w:val="24"/>
        <w:lang w:val="en-US" w:eastAsia="ja-JP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游明朝体" w:cs="Arial Unicode MS"/>
      <w:color w:val="auto"/>
      <w:kern w:val="2"/>
      <w:sz w:val="24"/>
      <w:szCs w:val="24"/>
      <w:lang w:val="en-US" w:eastAsia="ja-JP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游ゴシック体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ヒラギノ角ゴシック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972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09"/>
        <w:tab w:val="right" w:pos="9972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09"/>
        <w:tab w:val="right" w:pos="9972" w:leader="dot"/>
      </w:tabs>
      <w:ind w:hanging="0" w:left="567"/>
    </w:pPr>
    <w:rPr/>
  </w:style>
  <w:style w:type="numbering" w:styleId="KDecimal">
    <w:name w:val="K Decimal"/>
    <w:qFormat/>
  </w:style>
  <w:style w:type="numbering" w:styleId="KLetters">
    <w:name w:val="K Letters"/>
    <w:qFormat/>
  </w:style>
  <w:style w:type="numbering" w:styleId="KRoman">
    <w:name w:val="K Roman"/>
    <w:qFormat/>
  </w:style>
  <w:style w:type="numbering" w:styleId="KAiueo">
    <w:name w:val="K Aiueo"/>
    <w:qFormat/>
  </w:style>
  <w:style w:type="numbering" w:styleId="KCircle">
    <w:name w:val="K Circle"/>
    <w:qFormat/>
  </w:style>
  <w:style w:type="numbering" w:styleId="KArticle">
    <w:name w:val="K Article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example.com/a?x=1&amp;y=2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comments" Target="comment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2026-10-06T12:30:14Z</dcterms:modified>
  <cp:revision>1</cp:revision>
  <dc:subject/>
  <dc:title/>
</cp:coreProperties>
</file>