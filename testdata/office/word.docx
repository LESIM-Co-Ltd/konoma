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bidi w:val="0"/>
        <w:spacing w:before="240" w:after="120"/>
        <w:rPr/>
      </w:pPr>
      <w:r>
        <w:rPr/>
        <w:t>Word reader sample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left"/>
            <w:rPr/>
          </w:pPr>
          <w:r>
            <w:rPr/>
            <w:t>Contents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lef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0_4033363775" w:tooltip="Introduction">
            <w:r>
              <w:rPr>
                <w:rStyle w:val="IndexLink"/>
              </w:rPr>
              <w:t>Introduction</w:t>
              <w:tab/>
              <w:t>1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left"/>
            <w:rPr/>
          </w:pPr>
          <w:hyperlink w:anchor="__RefHeading___Toc22_4033363775" w:tooltip="Lists">
            <w:r>
              <w:rPr>
                <w:rStyle w:val="IndexLink"/>
              </w:rPr>
              <w:t>Lists</w:t>
              <w:tab/>
              <w:t>1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left"/>
            <w:rPr/>
          </w:pPr>
          <w:hyperlink w:anchor="__RefHeading___Toc24_4033363775" w:tooltip="Bullets and numbers">
            <w:r>
              <w:rPr>
                <w:rStyle w:val="IndexLink"/>
              </w:rPr>
              <w:t>Bullets and numbers</w:t>
              <w:tab/>
              <w:t>1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left"/>
            <w:rPr/>
          </w:pPr>
          <w:hyperlink w:anchor="__RefHeading___Toc26_4033363775" w:tooltip="Pictures and notes">
            <w:r>
              <w:rPr>
                <w:rStyle w:val="IndexLink"/>
              </w:rPr>
              <w:t>Pictures and notes</w:t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jc w:val="left"/>
        <w:rPr/>
      </w:pPr>
      <w:bookmarkStart w:id="0" w:name="_toc43"/>
      <w:bookmarkStart w:id="1" w:name="__RefHeading___Toc20_4033363775"/>
      <w:bookmarkEnd w:id="0"/>
      <w:bookmarkEnd w:id="1"/>
      <w:r>
        <w:rPr/>
        <w:t>Introduction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 xml:space="preserve">Plain text, </w:t>
      </w:r>
      <w:r>
        <w:rPr>
          <w:b/>
        </w:rPr>
        <w:t>bold</w:t>
      </w:r>
      <w:r>
        <w:rPr/>
        <w:t xml:space="preserve"> </w:t>
      </w:r>
      <w:r>
        <w:rPr>
          <w:i/>
        </w:rPr>
        <w:t>italic</w:t>
      </w:r>
      <w:r>
        <w:rPr/>
        <w:t xml:space="preserve"> </w:t>
      </w:r>
      <w:r>
        <w:rPr>
          <w:strike/>
        </w:rPr>
        <w:t>strike</w:t>
      </w:r>
      <w:r>
        <w:rPr/>
        <w:t xml:space="preserve"> </w:t>
      </w:r>
      <w:r>
        <w:rPr>
          <w:b/>
          <w:i/>
        </w:rPr>
        <w:t>bold italic</w:t>
      </w:r>
      <w:r>
        <w:rPr>
          <w:u w:val="single"/>
        </w:rPr>
        <w:t xml:space="preserve"> and underline</w:t>
      </w:r>
      <w:r>
        <w:rPr/>
        <w:t xml:space="preserve">. Literal marks: *star* _under_ [x] &lt;tag&gt; $5 | `tick` # 1. ~~tilde~~ &amp; </w:t>
      </w:r>
      <w:r>
        <w:rPr>
          <w:b/>
        </w:rPr>
        <w:t>done.</w:t>
      </w:r>
      <w:r>
        <w:rPr/>
        <w:t>Next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A line</w:t>
        <w:br/>
        <w:t>after a line break</w:t>
      </w:r>
    </w:p>
    <w:p>
      <w:pPr>
        <w:pStyle w:val="Heading2"/>
        <w:numPr>
          <w:ilvl w:val="0"/>
          <w:numId w:val="0"/>
        </w:numPr>
        <w:bidi w:val="0"/>
        <w:jc w:val="left"/>
        <w:rPr/>
      </w:pPr>
      <w:bookmarkStart w:id="2" w:name="__RefHeading___Toc22_4033363775"/>
      <w:bookmarkEnd w:id="2"/>
      <w:r>
        <w:rPr/>
        <w:t>Lists</w:t>
      </w:r>
    </w:p>
    <w:p>
      <w:pPr>
        <w:pStyle w:val="Heading3"/>
        <w:numPr>
          <w:ilvl w:val="0"/>
          <w:numId w:val="0"/>
        </w:numPr>
        <w:bidi w:val="0"/>
        <w:jc w:val="left"/>
        <w:rPr/>
      </w:pPr>
      <w:bookmarkStart w:id="3" w:name="__RefHeading___Toc24_4033363775"/>
      <w:bookmarkEnd w:id="3"/>
      <w:r>
        <w:rPr/>
        <w:t>Bullets and numbers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bullet one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>bullet nested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bullet two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Numbered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first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second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second-a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third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Letters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alpha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beta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beta one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Roman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one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two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two a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Name</w:t>
            </w:r>
          </w:p>
        </w:tc>
        <w:tc>
          <w:tcPr>
            <w:tcW w:w="6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Merged across two columns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row 2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a|b *x*</w:t>
            </w:r>
          </w:p>
        </w:tc>
      </w:tr>
      <w:tr>
        <w:trPr/>
        <w:tc>
          <w:tcPr>
            <w:tcW w:w="332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tall cell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two</w:t>
              <w:br/>
              <w:t>lines</w:t>
            </w:r>
          </w:p>
        </w:tc>
      </w:tr>
      <w:tr>
        <w:trPr/>
        <w:tc>
          <w:tcPr>
            <w:tcW w:w="332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Heading2"/>
        <w:numPr>
          <w:ilvl w:val="0"/>
          <w:numId w:val="0"/>
        </w:numPr>
        <w:bidi w:val="0"/>
        <w:jc w:val="left"/>
        <w:rPr/>
      </w:pPr>
      <w:bookmarkStart w:id="4" w:name="__RefHeading___Toc26_4033363775"/>
      <w:bookmarkEnd w:id="4"/>
      <w:r>
        <w:rPr/>
        <w:t>Pictures and notes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drawing>
          <wp:inline distT="0" distB="0" distL="0" distR="0">
            <wp:extent cx="1440180" cy="720090"/>
            <wp:effectExtent l="0" t="0" r="0" b="0"/>
            <wp:docPr id="1" name="Image1" descr="Gradient&#10;A small gradient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radient&#10;A small gradient 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A sentence with a footnote</w:t>
      </w:r>
      <w:r>
        <w:rPr>
          <w:rStyle w:val="FootnoteReference"/>
        </w:rPr>
        <w:footnoteReference w:id="2"/>
      </w:r>
      <w:r>
        <w:rPr/>
        <w:t xml:space="preserve"> and an endnote</w:t>
      </w:r>
      <w:r>
        <w:rPr>
          <w:rStyle w:val="EndnoteReference"/>
        </w:rPr>
        <w:endnoteReference w:id="2"/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 xml:space="preserve">External link: </w:t>
      </w:r>
      <w:hyperlink r:id="rId3">
        <w:r>
          <w:rPr>
            <w:rStyle w:val="Hyperlink"/>
          </w:rPr>
          <w:t>example site</w:t>
        </w:r>
      </w:hyperlink>
      <w:r>
        <w:rPr/>
        <w:t xml:space="preserve"> and a link to a heading: </w:t>
      </w:r>
      <w:hyperlink w:anchor="_toc43">
        <w:r>
          <w:rPr>
            <w:rStyle w:val="Hyperlink"/>
          </w:rPr>
          <w:t>go to Introduction</w:t>
        </w:r>
      </w:hyperlink>
      <w:r>
        <w:rPr/>
        <w:t xml:space="preserve"> end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 xml:space="preserve">Kept text. </w:t>
      </w:r>
      <w:del w:id="0" w:author="Unknown Author" w:date="2026-10-06T12:30:13Z">
        <w:r>
          <w:rPr/>
          <w:delText xml:space="preserve">This sentence is deleted. </w:delText>
        </w:r>
      </w:del>
      <w:ins w:id="1" w:author="Unknown Author" w:date="2026-10-06T12:30:13Z">
        <w:r>
          <w:rPr/>
          <w:t>This sentence is inserted.</w:t>
        </w:r>
      </w:ins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Text with a comment</w:t>
      </w:r>
      <w:r>
        <w:rPr/>
        <w:commentReference w:id="0"/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 xml:space="preserve">Inline formula: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and a fraction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rad>
      </m:oMath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Paragraph that holds a text box.</w:t>
      </w:r>
      <w:r>
        <mc:AlternateContent>
          <mc:Choice Requires="wps">
            <w:drawing>
              <wp:anchor distT="72390" distB="72390" distL="72390" distR="72390" simplePos="0" relativeHeight="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28448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TEXTBOX-TEXT inside a frame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70.1pt;height:22.4pt;mso-wrap-distance-left:5.7pt;mso-wrap-distance-right:5.7pt;mso-wrap-distance-top:5.7pt;mso-wrap-distance-bottom:5.7pt;margin-top:5.7pt;mso-position-vertical:top;mso-position-vertical-relative:text;margin-left:164.25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TEXTBOX-TEXT inside a frame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PreformattedText"/>
        <w:numPr>
          <w:ilvl w:val="0"/>
          <w:numId w:val="0"/>
        </w:numPr>
        <w:bidi w:val="0"/>
        <w:jc w:val="left"/>
        <w:rPr/>
      </w:pPr>
      <w:r>
        <w:rPr/>
        <w:t>def f(x):</w:t>
        <w:br/>
        <w:t xml:space="preserve">    return x * 2</w:t>
      </w:r>
      <w:r>
        <w:br w:type="page"/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Paragraph after a page break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</w:r>
    </w:p>
    <w:sectPr>
      <w:headerReference w:type="default" r:id="rId4"/>
      <w:footerReference w:type="default" r:id="rId5"/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1134" w:top="1417" w:footer="1134" w:bottom="1417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Tester" w:initials="">
    <w:p>
      <w:r>
        <w:annotationRef/>
      </w:r>
      <w:r>
        <w:t>SECRET-COMMENT body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>RUNNING-FOOTER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Footnote text with *star*.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RUNNING-HEADER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Arial Unicode MS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游明朝体" w:cs="Arial Unicode MS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体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ヒラギノ角ゴシック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9"/>
        <w:tab w:val="right" w:pos="9972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09"/>
        <w:tab w:val="right" w:pos="9972" w:leader="dot"/>
      </w:tabs>
      <w:ind w:hanging="0" w:left="567"/>
    </w:pPr>
    <w:rPr/>
  </w:style>
  <w:style w:type="numbering" w:styleId="KDecimal">
    <w:name w:val="K Decimal"/>
    <w:qFormat/>
  </w:style>
  <w:style w:type="numbering" w:styleId="KLetters">
    <w:name w:val="K Letters"/>
    <w:qFormat/>
  </w:style>
  <w:style w:type="numbering" w:styleId="KRoman">
    <w:name w:val="K Roman"/>
    <w:qFormat/>
  </w:style>
  <w:style w:type="numbering" w:styleId="KAiueo">
    <w:name w:val="K Aiueo"/>
    <w:qFormat/>
  </w:style>
  <w:style w:type="numbering" w:styleId="KCircle">
    <w:name w:val="K Circle"/>
    <w:qFormat/>
  </w:style>
  <w:style w:type="numbering" w:styleId="KArticle">
    <w:name w:val="K Article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a?x=1&amp;y=2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2026-10-06T12:30:13Z</dcterms:modified>
  <cp:revision>1</cp:revision>
  <dc:subject/>
  <dc:title/>
</cp:coreProperties>
</file>